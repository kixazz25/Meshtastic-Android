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GroupTrack V2.5 -- Complete Decision Log</w:t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Extracted from May 17, 2026 full-day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GREEN = Decision made | ORANGE = Open issue requiring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ANR Fixes (Completed)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1.1 WorkManager ANR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MeshLogCleanupWorker: Changed ExistingPeriodicWorkPolicy.UPDATE to KEEP -- prevents re-trigger on every cold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Added 30-second initial delay to PeriodicWorkRequest -- first run doesn't compete with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Added WorkManager.pruneWork() before scheduleMeshLogCleanup() -- clears stale finished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File: MeshUtilApplication.kt -- committed and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1.2 MediaStore ANR (Root Cause)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scanImportDirectory() contained legacy MediaStore.Downloads query for .convoy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This query blocked main thread via ContentResolver.query() Binder IPC when Media Provider was busy indexing tile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Confirmed via bugreport thread dump: main thread stuck in ContentProviderProxy.query() inside ConvoyViewModel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Fix: Removed the MediaStore.Downloads query entirely -- ConvoyFileReceiver handles .convoy imports via intents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scanImportDirectory() retained for processing files in convoy_import/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Dispatchers.IO added to scanImportDirectory launch as belt-and-suspenders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File: ConvoyViewModel.kt -- committed and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MediaStore queries anywhere in the app. This is a standing rule.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1.3 P10_T Device Findings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P10_T advertises 4GB RAM but kernel sees only 2.9GB (Unisoc/Spreadtrum chipset reserves ~1.1GB)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P10_T is NOT incompatible hardware -- same build loads in 1 second after MediaStore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Tester had ~60GB of tiles in Downloads, causing Media Provider to run at 58%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Google Media Provider indexing large tile directories makes ALL ContentResolver queries slow via Binder IPC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Factory reset fixes were misleading -- it was the MediaStore query + busy Media Provider, not accumulated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ServiceKeepAliveWorker lint warning: missing connectedDevice foregroundServiceType in AndroidManifest.xml -- needs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Device Assignments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Android 1 (P50, 8624SBCEDF00001789): Release APK only. Acceptance test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Android 2 (EP103B, 24039703201775): Play Store release for field testing. V3.0 debug deferred until V2.5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P10_T (P10V07162601000362): Play Store release. ANR fixed. 3GB usable RAM but functional.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Debug APK never on Android 1. Release APK never on Android 2. Play Store only on P10_T.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Play Store and local APK use different signing keys -- must uninstall one before installing the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mix debug/release on a device. Leaves stale signing artifacts.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3. V2.5 Architecture Decisions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3.1 Development Approach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Phase 0 scaffolding ships first -- ALL UI placeholders before any feature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4-week timeline, all 7 tasks ship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Scaffolding-first: build the skeleton, hang features on it. No refactoring.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Design all UI and rules before any coding. HTML panel mockups as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Each feature: PLAN, RESEARCH (xref), AGREE,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One comprehensive patch per agreed design, not piecemeal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3.2 </w:t>
      </w:r>
      <w:sdt>
        <w:sdtPr>
          <w:id w:val="1561133642"/>
          <w:tag w:val="goog_rdk_0"/>
        </w:sdtPr>
        <w:sdtContent>
          <w:ins w:author="Fred Kix" w:id="1" w:date="2026-05-18T00:25:54Z">
            <w:r w:rsidDel="00000000" w:rsidR="00000000" w:rsidRPr="00000000">
              <w:rPr>
                <w:rtl w:val="0"/>
              </w:rPr>
              <w:t xml:space="preserve">THREE </w:t>
            </w:r>
          </w:ins>
        </w:sdtContent>
      </w:sdt>
      <w:sdt>
        <w:sdtPr>
          <w:id w:val="-1486222032"/>
          <w:tag w:val="goog_rdk_1"/>
        </w:sdtPr>
        <w:sdtContent>
          <w:del w:author="Fred Kix" w:id="1" w:date="2026-05-18T00:25:54Z">
            <w:r w:rsidDel="00000000" w:rsidR="00000000" w:rsidRPr="00000000">
              <w:rPr>
                <w:rtl w:val="0"/>
              </w:rPr>
              <w:delText xml:space="preserve">Two</w:delText>
            </w:r>
          </w:del>
        </w:sdtContent>
      </w:sdt>
      <w:r w:rsidDel="00000000" w:rsidR="00000000" w:rsidRPr="00000000">
        <w:rPr>
          <w:rtl w:val="0"/>
        </w:rPr>
        <w:t xml:space="preserve"> Separate Queues</w:t>
      </w:r>
      <w:sdt>
        <w:sdtPr>
          <w:id w:val="1097051692"/>
          <w:tag w:val="goog_rdk_2"/>
        </w:sdtPr>
        <w:sdtContent>
          <w:ins w:author="Fred Kix" w:id="2" w:date="2026-05-18T00:26:04Z">
            <w:r w:rsidDel="00000000" w:rsidR="00000000" w:rsidRPr="00000000">
              <w:rPr>
                <w:rtl w:val="0"/>
              </w:rPr>
              <w:t xml:space="preserve">  Upload spatial, Download Spatial, Download tiles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Tile queue (Task 2): downloads, refreshes, removes map tiles. Never uploads.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Spatial data queue (Task 7): collects uploads via share prompt. Separate from tile queue.</w:t>
      </w:r>
      <w:r w:rsidDel="00000000" w:rsidR="00000000" w:rsidRPr="00000000">
        <w:rPr>
          <w:rtl w:val="0"/>
        </w:rPr>
      </w:r>
    </w:p>
    <w:sdt>
      <w:sdtPr>
        <w:id w:val="1975280191"/>
        <w:tag w:val="goog_rdk_8"/>
      </w:sdtPr>
      <w:sdtContent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ins w:author="Fred Kix" w:id="5" w:date="2026-05-18T00:28:00Z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</w:t>
          </w:r>
          <w:sdt>
            <w:sdtPr>
              <w:id w:val="931024453"/>
              <w:tag w:val="goog_rdk_3"/>
            </w:sdtPr>
            <w:sdtContent>
              <w:ins w:author="Fred Kix" w:id="3" w:date="2026-05-18T00:27:07Z"/>
              <w:sdt>
                <w:sdtPr>
                  <w:id w:val="-739996061"/>
                  <w:tag w:val="goog_rdk_4"/>
                </w:sdtPr>
                <w:sdtContent>
                  <w:ins w:author="Fred Kix" w:id="3" w:date="2026-05-18T00:27:07Z">
                    <w:r w:rsidDel="00000000" w:rsidR="00000000" w:rsidRPr="00000000">
                      <w:rPr>
                        <w:rtl w:val="0"/>
                        <w:rPrChange w:author="Fred Kix" w:id="4" w:date="2026-05-18T00:27:07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hree T</w:t>
                    </w:r>
                  </w:ins>
                </w:sdtContent>
              </w:sdt>
              <w:ins w:author="Fred Kix" w:id="3" w:date="2026-05-18T00:27:07Z"/>
            </w:sdtContent>
          </w:sdt>
          <w:sdt>
            <w:sdtPr>
              <w:id w:val="-136723033"/>
              <w:tag w:val="goog_rdk_5"/>
            </w:sdtPr>
            <w:sdtContent>
              <w:del w:author="Fred Kix" w:id="3" w:date="2026-05-18T00:27:07Z"/>
              <w:sdt>
                <w:sdtPr>
                  <w:id w:val="977873269"/>
                  <w:tag w:val="goog_rdk_6"/>
                </w:sdtPr>
                <w:sdtContent>
                  <w:del w:author="Fred Kix" w:id="3" w:date="2026-05-18T00:27:07Z">
                    <w:r w:rsidDel="00000000" w:rsidR="00000000" w:rsidRPr="00000000">
                      <w:rPr>
                        <w:rtl w:val="0"/>
                        <w:rPrChange w:author="Fred Kix" w:id="4" w:date="2026-05-18T00:27:07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wo</w:delText>
                    </w:r>
                  </w:del>
                </w:sdtContent>
              </w:sdt>
              <w:del w:author="Fred Kix" w:id="3" w:date="2026-05-18T00:27:07Z"/>
            </w:sdtContent>
          </w:sd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queues never mixed. Different job types, different managers, different priorities.</w:t>
          </w:r>
          <w:sdt>
            <w:sdtPr>
              <w:id w:val="-587647607"/>
              <w:tag w:val="goog_rdk_7"/>
            </w:sdtPr>
            <w:sdtContent>
              <w:ins w:author="Fred Kix" w:id="5" w:date="2026-05-18T00:28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558441279"/>
        <w:tag w:val="goog_rdk_14"/>
      </w:sdtPr>
      <w:sdtContent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u w:val="none"/>
              <w:rPrChange w:author="Fred Kix" w:id="6" w:date="2026-05-18T00:28:00Z">
                <w:rPr/>
              </w:rPrChange>
            </w:rPr>
            <w:pPrChange w:author="Fred Kix" w:id="0" w:date="2026-05-18T00:28:00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2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60" w:before="0" w:line="240" w:lineRule="auto"/>
                <w:ind w:left="720" w:right="0" w:hanging="360"/>
                <w:jc w:val="left"/>
              </w:pPr>
            </w:pPrChange>
          </w:pPr>
          <w:sdt>
            <w:sdtPr>
              <w:id w:val="265240844"/>
              <w:tag w:val="goog_rdk_9"/>
            </w:sdtPr>
            <w:sdtContent>
              <w:ins w:author="Fred Kix" w:id="5" w:date="2026-05-18T00:28:00Z"/>
              <w:sdt>
                <w:sdtPr>
                  <w:id w:val="-140408516"/>
                  <w:tag w:val="goog_rdk_10"/>
                </w:sdtPr>
                <w:sdtContent>
                  <w:ins w:author="Fred Kix" w:id="5" w:date="2026-05-18T00:28:00Z">
                    <w:r w:rsidDel="00000000" w:rsidR="00000000" w:rsidRPr="00000000">
                      <w:rPr>
                        <w:rtl w:val="0"/>
                        <w:rPrChange w:author="Fred Kix" w:id="6" w:date="2026-05-18T00:28:00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Spatial </w:t>
                    </w:r>
                  </w:ins>
                </w:sdtContent>
              </w:sdt>
              <w:ins w:author="Fred Kix" w:id="5" w:date="2026-05-18T00:28:00Z">
                <w:sdt>
                  <w:sdtPr>
                    <w:id w:val="-812895897"/>
                    <w:tag w:val="goog_rdk_11"/>
                  </w:sdtPr>
                  <w:sdtContent>
                    <w:r w:rsidDel="00000000" w:rsidR="00000000" w:rsidRPr="00000000">
                      <w:rPr>
                        <w:rtl w:val="0"/>
                        <w:rPrChange w:author="Fred Kix" w:id="6" w:date="2026-05-18T00:28:00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queues</w:t>
                    </w:r>
                  </w:sdtContent>
                </w:sdt>
                <w:sdt>
                  <w:sdtPr>
                    <w:id w:val="414007134"/>
                    <w:tag w:val="goog_rdk_12"/>
                  </w:sdtPr>
                  <w:sdtContent>
                    <w:r w:rsidDel="00000000" w:rsidR="00000000" w:rsidRPr="00000000">
                      <w:rPr>
                        <w:rtl w:val="0"/>
                        <w:rPrChange w:author="Fred Kix" w:id="6" w:date="2026-05-18T00:28:00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  not active exchanges with AWS  until 2.6</w:t>
                    </w:r>
                  </w:sdtContent>
                </w:sdt>
              </w:ins>
            </w:sdtContent>
          </w:sdt>
          <w:sdt>
            <w:sdtPr>
              <w:id w:val="1028520690"/>
              <w:tag w:val="goog_rdk_1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3.3 Two Data Sources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LOCAL: default, always shown, free. All local spatial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SERVER: enhanced, paygated ($3/month). Browse shared data from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Source selector toggle between Local/Server -- </w:t>
      </w:r>
      <w:sdt>
        <w:sdtPr>
          <w:id w:val="-890341624"/>
          <w:tag w:val="goog_rdk_15"/>
        </w:sdtPr>
        <w:sdtContent>
          <w:ins w:author="Fred Kix" w:id="7" w:date="2026-05-18T00:29:48Z"/>
          <w:sdt>
            <w:sdtPr>
              <w:id w:val="-1934634619"/>
              <w:tag w:val="goog_rdk_16"/>
            </w:sdtPr>
            <w:sdtContent>
              <w:ins w:author="Fred Kix" w:id="7" w:date="2026-05-18T00:29:48Z">
                <w:r w:rsidDel="00000000" w:rsidR="00000000" w:rsidRPr="00000000">
                  <w:rPr>
                    <w:color w:val="006600"/>
                    <w:rtl w:val="0"/>
                    <w:rPrChange w:author="Fred Kix" w:id="8" w:date="2026-05-18T00:29:48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Planning Map only. </w:t>
                </w:r>
              </w:ins>
            </w:sdtContent>
          </w:sdt>
          <w:ins w:author="Fred Kix" w:id="7" w:date="2026-05-18T00:29:48Z"/>
        </w:sdtContent>
      </w:sdt>
      <w:sdt>
        <w:sdtPr>
          <w:id w:val="592293425"/>
          <w:tag w:val="goog_rdk_17"/>
        </w:sdtPr>
        <w:sdtContent>
          <w:del w:author="Fred Kix" w:id="7" w:date="2026-05-18T00:29:48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never mixed on same display.</w:delText>
            </w:r>
          </w:del>
        </w:sdtContent>
      </w:sdt>
      <w:sdt>
        <w:sdtPr>
          <w:id w:val="1593741440"/>
          <w:tag w:val="goog_rdk_18"/>
        </w:sdtPr>
        <w:sdtContent>
          <w:ins w:author="Fred Kix" w:id="7" w:date="2026-05-18T00:29:48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2.6 feature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V2.5: Server is paygated STUB only. No server queries</w:t>
      </w:r>
      <w:sdt>
        <w:sdtPr>
          <w:id w:val="-432270476"/>
          <w:tag w:val="goog_rdk_19"/>
        </w:sdtPr>
        <w:sdtContent>
          <w:ins w:author="Fred Kix" w:id="9" w:date="2026-05-18T00:30:38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ins>
          <w:sdt>
            <w:sdtPr>
              <w:id w:val="778825575"/>
              <w:tag w:val="goog_rdk_20"/>
            </w:sdtPr>
            <w:sdtContent>
              <w:ins w:author="Fred Kix" w:id="9" w:date="2026-05-18T00:30:38Z">
                <w:r w:rsidDel="00000000" w:rsidR="00000000" w:rsidRPr="00000000">
                  <w:rPr>
                    <w:color w:val="006600"/>
                    <w:rtl w:val="0"/>
                    <w:rPrChange w:author="Fred Kix" w:id="10" w:date="2026-05-18T00:30:38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until 2.6</w:t>
                </w:r>
              </w:ins>
            </w:sdtContent>
          </w:sdt>
          <w:ins w:author="Fred Kix" w:id="9" w:date="2026-05-18T00:30:38Z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V2.6: Server functional behind paygate.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3.4 Upload Rules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Uploads are PER-ITEM, triggered by share prompt on save.</w:t>
      </w:r>
      <w:sdt>
        <w:sdtPr>
          <w:id w:val="118866312"/>
          <w:tag w:val="goog_rdk_21"/>
        </w:sdtPr>
        <w:sdtContent>
          <w:ins w:author="Fred Kix" w:id="11" w:date="2026-05-18T00:31:1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(Routes and tracks (inclusive </w:t>
            </w:r>
          </w:ins>
          <w:sdt>
            <w:sdtPr>
              <w:id w:val="-810803090"/>
              <w:tag w:val="goog_rdk_22"/>
            </w:sdtPr>
            <w:sdtContent>
              <w:ins w:author="Fred Kix" w:id="11" w:date="2026-05-18T00:31:11Z">
                <w:r w:rsidDel="00000000" w:rsidR="00000000" w:rsidRPr="00000000">
                  <w:rPr>
                    <w:color w:val="006600"/>
                    <w:rtl w:val="0"/>
                    <w:rPrChange w:author="Fred Kix" w:id="12" w:date="2026-05-18T00:31:11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of waypoints)</w:t>
                </w:r>
              </w:ins>
            </w:sdtContent>
          </w:sdt>
          <w:ins w:author="Fred Kix" w:id="11" w:date="2026-05-18T00:31:11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Uploads are NEVER area-based. No bulk upload.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Uploads are spatial data only -- no tiles EVER uploaded to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Server-side areas are DERIVED from accumulated shared items, not uploaded as 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V2.5: upload queue COLLECTS only. No processing, no network transmission.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V2.6: processing activated, accumulated items start uploading.</w:t>
      </w:r>
      <w:sdt>
        <w:sdtPr>
          <w:id w:val="1932950417"/>
          <w:tag w:val="goog_rdk_23"/>
        </w:sdtPr>
        <w:sdtContent>
          <w:ins w:author="Fred Kix" w:id="13" w:date="2026-05-18T00:33:1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No downloads unti</w:t>
            </w:r>
          </w:ins>
          <w:sdt>
            <w:sdtPr>
              <w:id w:val="-92624296"/>
              <w:tag w:val="goog_rdk_24"/>
            </w:sdtPr>
            <w:sdtContent>
              <w:ins w:author="Fred Kix" w:id="13" w:date="2026-05-18T00:33:19Z">
                <w:r w:rsidDel="00000000" w:rsidR="00000000" w:rsidRPr="00000000">
                  <w:rPr>
                    <w:color w:val="006600"/>
                    <w:rtl w:val="0"/>
                    <w:rPrChange w:author="Fred Kix" w:id="14" w:date="2026-05-18T00:33:19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l </w:t>
                </w:r>
              </w:ins>
            </w:sdtContent>
          </w:sdt>
          <w:ins w:author="Fred Kix" w:id="13" w:date="2026-05-18T00:33:1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uploads have strated processing.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build V2.6 processing code during V2.5. Collection and UI only.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3.5 Download Rules</w:t>
      </w:r>
      <w:sdt>
        <w:sdtPr>
          <w:id w:val="1772516976"/>
          <w:tag w:val="goog_rdk_25"/>
        </w:sdtPr>
        <w:sdtContent>
          <w:ins w:author="Fred Kix" w:id="15" w:date="2026-05-18T00:34:57Z">
            <w:r w:rsidDel="00000000" w:rsidR="00000000" w:rsidRPr="00000000">
              <w:rPr>
                <w:rtl w:val="0"/>
              </w:rPr>
              <w:t xml:space="preserve"> 2.6 feature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Downloads use area for DISCOVERY -- find what's available on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User selects SPECIFIC items (one or many tracks/routes) to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Download is AREA-INCLUSIVE -- selected item + associated waypoints within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An area on the server is a COLLECTION of tracks, routes, and waypoints (one or many).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Downloaded spatial data AUTO-GENERATES tile download requests from item geometry.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Downloads are STUB only in V2.5. Functional in V2.6.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3.6 Tile Rules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Tiles are NEVER </w:t>
      </w:r>
      <w:sdt>
        <w:sdtPr>
          <w:id w:val="819135619"/>
          <w:tag w:val="goog_rdk_26"/>
        </w:sdtPr>
        <w:sdtContent>
          <w:ins w:author="Fred Kix" w:id="16" w:date="2026-05-18T00:36:05Z"/>
          <w:sdt>
            <w:sdtPr>
              <w:id w:val="-723768255"/>
              <w:tag w:val="goog_rdk_27"/>
            </w:sdtPr>
            <w:sdtContent>
              <w:ins w:author="Fred Kix" w:id="16" w:date="2026-05-18T00:36:05Z">
                <w:r w:rsidDel="00000000" w:rsidR="00000000" w:rsidRPr="00000000">
                  <w:rPr>
                    <w:color w:val="006600"/>
                    <w:rtl w:val="0"/>
                    <w:rPrChange w:author="Fred Kix" w:id="17" w:date="2026-05-18T00:36:05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refreshed by area </w:t>
                </w:r>
              </w:ins>
            </w:sdtContent>
          </w:sdt>
          <w:ins w:author="Fred Kix" w:id="16" w:date="2026-05-18T00:36:05Z"/>
        </w:sdtContent>
      </w:sdt>
      <w:sdt>
        <w:sdtPr>
          <w:id w:val="-347752769"/>
          <w:tag w:val="goog_rdk_28"/>
        </w:sdtPr>
        <w:sdtContent>
          <w:del w:author="Fred Kix" w:id="18" w:date="2026-05-18T00:36:21Z"/>
          <w:sdt>
            <w:sdtPr>
              <w:id w:val="1919927580"/>
              <w:tag w:val="goog_rdk_29"/>
            </w:sdtPr>
            <w:sdtContent>
              <w:del w:author="Fred Kix" w:id="18" w:date="2026-05-18T00:36:21Z">
                <w:r w:rsidDel="00000000" w:rsidR="00000000" w:rsidRPr="00000000">
                  <w:rPr>
                    <w:color w:val="006600"/>
                    <w:rtl w:val="0"/>
                    <w:rPrChange w:author="Fred Kix" w:id="17" w:date="2026-05-18T00:36:05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downloaded</w:delText>
                </w:r>
              </w:del>
            </w:sdtContent>
          </w:sdt>
          <w:del w:author="Fred Kix" w:id="18" w:date="2026-05-18T00:36:2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 in isolation </w:delText>
            </w:r>
          </w:del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Tiles ALWAYS </w:t>
      </w:r>
      <w:sdt>
        <w:sdtPr>
          <w:id w:val="-989584518"/>
          <w:tag w:val="goog_rdk_30"/>
        </w:sdtPr>
        <w:sdtContent>
          <w:ins w:author="Fred Kix" w:id="19" w:date="2026-05-18T00:36:43Z"/>
          <w:sdt>
            <w:sdtPr>
              <w:id w:val="-681521772"/>
              <w:tag w:val="goog_rdk_31"/>
            </w:sdtPr>
            <w:sdtContent>
              <w:ins w:author="Fred Kix" w:id="19" w:date="2026-05-18T00:36:43Z">
                <w:r w:rsidDel="00000000" w:rsidR="00000000" w:rsidRPr="00000000">
                  <w:rPr>
                    <w:color w:val="006600"/>
                    <w:rtl w:val="0"/>
                    <w:rPrChange w:author="Fred Kix" w:id="20" w:date="2026-05-18T00:36:43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refresh </w:t>
                </w:r>
              </w:ins>
            </w:sdtContent>
          </w:sdt>
          <w:ins w:author="Fred Kix" w:id="19" w:date="2026-05-18T00:36:43Z"/>
        </w:sdtContent>
      </w:sdt>
      <w:sdt>
        <w:sdtPr>
          <w:id w:val="1866163107"/>
          <w:tag w:val="goog_rdk_32"/>
        </w:sdtPr>
        <w:sdtContent>
          <w:del w:author="Fred Kix" w:id="19" w:date="2026-05-18T00:36:4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f</w:delText>
            </w:r>
          </w:del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ollow</w:t>
      </w:r>
      <w:sdt>
        <w:sdtPr>
          <w:id w:val="-1571337572"/>
          <w:tag w:val="goog_rdk_33"/>
        </w:sdtPr>
        <w:sdtContent>
          <w:ins w:author="Fred Kix" w:id="21" w:date="2026-05-18T00:36:5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 </w:t>
            </w:r>
          </w:ins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 spatial data </w:t>
      </w:r>
      <w:sdt>
        <w:sdtPr>
          <w:id w:val="1777913836"/>
          <w:tag w:val="goog_rdk_34"/>
        </w:sdtPr>
        <w:sdtContent>
          <w:ins w:author="Fred Kix" w:id="22" w:date="2026-05-18T00:37:03Z"/>
          <w:sdt>
            <w:sdtPr>
              <w:id w:val="-329947227"/>
              <w:tag w:val="goog_rdk_35"/>
            </w:sdtPr>
            <w:sdtContent>
              <w:ins w:author="Fred Kix" w:id="22" w:date="2026-05-18T00:37:03Z">
                <w:r w:rsidDel="00000000" w:rsidR="00000000" w:rsidRPr="00000000">
                  <w:rPr>
                    <w:color w:val="006600"/>
                    <w:rtl w:val="0"/>
                    <w:rPrChange w:author="Fred Kix" w:id="23" w:date="2026-05-18T00:37:03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creation (trigger based) </w:t>
                </w:r>
              </w:ins>
            </w:sdtContent>
          </w:sdt>
          <w:ins w:author="Fred Kix" w:id="22" w:date="2026-05-18T00:37:03Z"/>
        </w:sdtContent>
      </w:sdt>
      <w:sdt>
        <w:sdtPr>
          <w:id w:val="1465459819"/>
          <w:tag w:val="goog_rdk_36"/>
        </w:sdtPr>
        <w:sdtContent>
          <w:del w:author="Fred Kix" w:id="22" w:date="2026-05-18T00:37:0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automatically</w:delText>
            </w:r>
          </w:del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HIGH priority tiles when explicit track/route </w:t>
      </w:r>
      <w:sdt>
        <w:sdtPr>
          <w:id w:val="1138705595"/>
          <w:tag w:val="goog_rdk_37"/>
        </w:sdtPr>
        <w:sdtContent>
          <w:ins w:author="Fred Kix" w:id="24" w:date="2026-05-18T00:37:2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 </w:t>
            </w:r>
          </w:ins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downloaded.</w:t>
      </w:r>
      <w:sdt>
        <w:sdtPr>
          <w:id w:val="-831693941"/>
          <w:tag w:val="goog_rdk_38"/>
        </w:sdtPr>
        <w:sdtContent>
          <w:ins w:author="Fred Kix" w:id="25" w:date="2026-05-18T00:37:3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ins>
          <w:sdt>
            <w:sdtPr>
              <w:id w:val="-84760467"/>
              <w:tag w:val="goog_rdk_39"/>
            </w:sdtPr>
            <w:sdtContent>
              <w:ins w:author="Fred Kix" w:id="25" w:date="2026-05-18T00:37:39Z">
                <w:r w:rsidDel="00000000" w:rsidR="00000000" w:rsidRPr="00000000">
                  <w:rPr>
                    <w:color w:val="006600"/>
                    <w:rtl w:val="0"/>
                    <w:rPrChange w:author="Fred Kix" w:id="26" w:date="2026-05-18T00:37:39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2.5 import of tracks only or route creation based on triggers.</w:t>
                </w:r>
              </w:ins>
            </w:sdtContent>
          </w:sdt>
          <w:ins w:author="Fred Kix" w:id="25" w:date="2026-05-18T00:37:39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LOW priority tiles when area-based spatial data downloaded.</w:t>
      </w:r>
      <w:sdt>
        <w:sdtPr>
          <w:id w:val="-598824607"/>
          <w:tag w:val="goog_rdk_40"/>
        </w:sdtPr>
        <w:sdtContent>
          <w:ins w:author="Fred Kix" w:id="27" w:date="2026-05-18T00:38:4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(2.5 import of trsil </w:t>
            </w:r>
          </w:ins>
          <w:sdt>
            <w:sdtPr>
              <w:id w:val="360750282"/>
              <w:tag w:val="goog_rdk_41"/>
            </w:sdtPr>
            <w:sdtContent>
              <w:ins w:author="Fred Kix" w:id="27" w:date="2026-05-18T00:38:40Z">
                <w:r w:rsidDel="00000000" w:rsidR="00000000" w:rsidRPr="00000000">
                  <w:rPr>
                    <w:color w:val="006600"/>
                    <w:rtl w:val="0"/>
                    <w:rPrChange w:author="Fred Kix" w:id="28" w:date="2026-05-18T00:38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sources)</w:t>
                </w:r>
              </w:ins>
            </w:sdtContent>
          </w:sdt>
          <w:ins w:author="Fred Kix" w:id="27" w:date="2026-05-18T00:38:40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Tile refreshes NEVER standalone -- only as byproduct of spatial data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Tile coverage maps to route + track + waypoint GEOMETRY within area, NOT full bbox.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Manual area draw (existing) stays for initial tile downloads.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Two methods for initial tile download: manual area draw (broad) or spatial data request (targeted along geometry).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Remove area tiles is the ONLY explicit user tile action </w:t>
      </w:r>
      <w:sdt>
        <w:sdtPr>
          <w:id w:val="-2054342941"/>
          <w:tag w:val="goog_rdk_42"/>
        </w:sdtPr>
        <w:sdtContent>
          <w:ins w:author="Fred Kix" w:id="29" w:date="2026-05-18T00:40:3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stored tiles. </w:t>
            </w:r>
          </w:ins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(storage management).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Tiles NEVER transit AWS. Always sourced from tile providers (Esri, Google,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515606161"/>
          <w:tag w:val="goog_rdk_44"/>
        </w:sdtPr>
        <w:sdtContent>
          <w:ins w:author="Fred Kix" w:id="30" w:date="2026-05-18T00:41:19Z"/>
          <w:sdt>
            <w:sdtPr>
              <w:id w:val="2072643471"/>
              <w:tag w:val="goog_rdk_45"/>
            </w:sdtPr>
            <w:sdtContent>
              <w:ins w:author="Fred Kix" w:id="30" w:date="2026-05-18T00:41:19Z">
                <w:r w:rsidDel="00000000" w:rsidR="00000000" w:rsidRPr="00000000">
                  <w:rPr>
                    <w:color w:val="006600"/>
                    <w:rtl w:val="0"/>
                    <w:rPrChange w:author="Fred Kix" w:id="31" w:date="2026-05-18T00:41:19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Work with queues displays status and details in three queues.</w:t>
                </w:r>
              </w:ins>
            </w:sdtContent>
          </w:sdt>
          <w:ins w:author="Fred Kix" w:id="30" w:date="2026-05-18T00:41:19Z"/>
        </w:sdtContent>
      </w:sdt>
      <w:sdt>
        <w:sdtPr>
          <w:id w:val="-493707052"/>
          <w:tag w:val="goog_rdk_46"/>
        </w:sdtPr>
        <w:sdtContent>
          <w:del w:author="Fred Kix" w:id="30" w:date="2026-05-18T00:41:19Z"/>
          <w:sdt>
            <w:sdtPr>
              <w:id w:val="1389106211"/>
              <w:tag w:val="goog_rdk_47"/>
            </w:sdtPr>
            <w:sdtContent>
              <w:del w:author="Fred Kix" w:id="30" w:date="2026-05-18T00:41:19Z">
                <w:r w:rsidDel="00000000" w:rsidR="00000000" w:rsidRPr="00000000">
                  <w:rPr>
                    <w:color w:val="006600"/>
                    <w:rtl w:val="0"/>
                    <w:rPrChange w:author="Fred Kix" w:id="31" w:date="2026-05-18T00:41:19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No consolidated queue management view</w:delText>
                </w:r>
              </w:del>
            </w:sdtContent>
          </w:sdt>
          <w:del w:author="Fred Kix" w:id="30" w:date="2026-05-18T00:41:19Z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Existing queue panel filtered by priority. Job type IS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 refreshes are never downloaded by area. They happen when spatial data is </w:t>
      </w:r>
      <w:sdt>
        <w:sdtPr>
          <w:id w:val="-716607810"/>
          <w:tag w:val="goog_rdk_48"/>
        </w:sdtPr>
        <w:sdtContent>
          <w:ins w:author="Fred Kix" w:id="32" w:date="2026-05-18T00:42:13Z"/>
          <w:sdt>
            <w:sdtPr>
              <w:id w:val="521547336"/>
              <w:tag w:val="goog_rdk_49"/>
            </w:sdtPr>
            <w:sdtContent>
              <w:ins w:author="Fred Kix" w:id="32" w:date="2026-05-18T00:42:13Z">
                <w:r w:rsidDel="00000000" w:rsidR="00000000" w:rsidRPr="00000000">
                  <w:rPr>
                    <w:rtl w:val="0"/>
                    <w:rPrChange w:author="Fred Kix" w:id="33" w:date="2026-05-18T00:42:13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created in 2.5 or downloaded in 2.6 refreshes existing downloads only. Tarils refreshes downloaded tiles only. Routes and track reffresh and create tiles.  Trigger based. </w:t>
                </w:r>
              </w:ins>
            </w:sdtContent>
          </w:sdt>
          <w:ins w:author="Fred Kix" w:id="32" w:date="2026-05-18T00:42:13Z"/>
        </w:sdtContent>
      </w:sdt>
      <w:sdt>
        <w:sdtPr>
          <w:id w:val="2038163541"/>
          <w:tag w:val="goog_rdk_50"/>
        </w:sdtPr>
        <w:sdtContent>
          <w:del w:author="Fred Kix" w:id="32" w:date="2026-05-18T00:42:13Z"/>
          <w:sdt>
            <w:sdtPr>
              <w:id w:val="752949827"/>
              <w:tag w:val="goog_rdk_51"/>
            </w:sdtPr>
            <w:sdtContent>
              <w:del w:author="Fred Kix" w:id="32" w:date="2026-05-18T00:42:13Z">
                <w:r w:rsidDel="00000000" w:rsidR="00000000" w:rsidRPr="00000000">
                  <w:rPr>
                    <w:rtl w:val="0"/>
                    <w:rPrChange w:author="Fred Kix" w:id="33" w:date="2026-05-18T00:42:13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downloaded</w:delText>
                </w:r>
              </w:del>
            </w:sdtContent>
          </w:sdt>
          <w:del w:author="Fred Kix" w:id="32" w:date="2026-05-18T00:42:1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.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3.7 Area Concept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Area selector is a </w:t>
      </w:r>
      <w:sdt>
        <w:sdtPr>
          <w:id w:val="-1314588371"/>
          <w:tag w:val="goog_rdk_52"/>
        </w:sdtPr>
        <w:sdtContent>
          <w:ins w:author="Fred Kix" w:id="34" w:date="2026-05-18T00:45:59Z"/>
          <w:sdt>
            <w:sdtPr>
              <w:id w:val="1072360943"/>
              <w:tag w:val="goog_rdk_53"/>
            </w:sdtPr>
            <w:sdtContent>
              <w:ins w:author="Fred Kix" w:id="34" w:date="2026-05-18T00:45:59Z">
                <w:r w:rsidDel="00000000" w:rsidR="00000000" w:rsidRPr="00000000">
                  <w:rPr>
                    <w:color w:val="006600"/>
                    <w:rtl w:val="0"/>
                    <w:rPrChange w:author="Fred Kix" w:id="35" w:date="2026-05-18T00:45:59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transient definition that is not saved. </w:t>
                </w:r>
              </w:ins>
            </w:sdtContent>
          </w:sdt>
          <w:ins w:author="Fred Kix" w:id="34" w:date="2026-05-18T00:45:59Z"/>
        </w:sdtContent>
      </w:sdt>
      <w:sdt>
        <w:sdtPr>
          <w:id w:val="469253346"/>
          <w:tag w:val="goog_rdk_54"/>
        </w:sdtPr>
        <w:sdtContent>
          <w:del w:author="Fred Kix" w:id="34" w:date="2026-05-18T00:45:59Z"/>
          <w:sdt>
            <w:sdtPr>
              <w:id w:val="1584625059"/>
              <w:tag w:val="goog_rdk_55"/>
            </w:sdtPr>
            <w:sdtContent>
              <w:del w:author="Fred Kix" w:id="34" w:date="2026-05-18T00:45:59Z">
                <w:r w:rsidDel="00000000" w:rsidR="00000000" w:rsidRPr="00000000">
                  <w:rPr>
                    <w:color w:val="006600"/>
                    <w:rtl w:val="0"/>
                    <w:rPrChange w:author="Fred Kix" w:id="35" w:date="2026-05-18T00:45:59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SHARED </w:delText>
                </w:r>
              </w:del>
            </w:sdtContent>
          </w:sdt>
          <w:del w:author="Fred Kix" w:id="34" w:date="2026-05-18T00:45:59Z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component across all spatial data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659792291"/>
          <w:tag w:val="goog_rdk_57"/>
        </w:sdtPr>
        <w:sdtContent>
          <w:del w:author="Fred Kix" w:id="36" w:date="2026-05-18T00:46:4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Areas are independent of rides -- </w:delText>
            </w:r>
          </w:del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rides </w:t>
      </w:r>
      <w:sdt>
        <w:sdtPr>
          <w:id w:val="737021353"/>
          <w:tag w:val="goog_rdk_58"/>
        </w:sdtPr>
        <w:sdtContent>
          <w:ins w:author="Fred Kix" w:id="37" w:date="2026-05-18T00:47:11Z"/>
          <w:sdt>
            <w:sdtPr>
              <w:id w:val="-743424353"/>
              <w:tag w:val="goog_rdk_59"/>
            </w:sdtPr>
            <w:sdtContent>
              <w:ins w:author="Fred Kix" w:id="37" w:date="2026-05-18T00:47:11Z">
                <w:r w:rsidDel="00000000" w:rsidR="00000000" w:rsidRPr="00000000">
                  <w:rPr>
                    <w:color w:val="006600"/>
                    <w:rtl w:val="0"/>
                    <w:rPrChange w:author="Fred Kix" w:id="38" w:date="2026-05-18T00:47:11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are just one </w:t>
                </w:r>
              </w:ins>
            </w:sdtContent>
          </w:sdt>
          <w:ins w:author="Fred Kix" w:id="37" w:date="2026-05-18T00:47:11Z">
            <w:sdt>
              <w:sdtPr>
                <w:id w:val="130053640"/>
                <w:tag w:val="goog_rdk_60"/>
              </w:sdtPr>
              <w:sdtContent>
                <w:r w:rsidDel="00000000" w:rsidR="00000000" w:rsidRPr="00000000">
                  <w:rPr>
                    <w:color w:val="006600"/>
                    <w:rtl w:val="0"/>
                    <w:rPrChange w:author="Fred Kix" w:id="38" w:date="2026-05-18T00:47:11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method to</w:t>
                </w:r>
              </w:sdtContent>
            </w:sdt>
            <w:sdt>
              <w:sdtPr>
                <w:id w:val="440958934"/>
                <w:tag w:val="goog_rdk_61"/>
              </w:sdtPr>
              <w:sdtContent>
                <w:r w:rsidDel="00000000" w:rsidR="00000000" w:rsidRPr="00000000">
                  <w:rPr>
                    <w:color w:val="006600"/>
                    <w:rtl w:val="0"/>
                    <w:rPrChange w:author="Fred Kix" w:id="38" w:date="2026-05-18T00:47:11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 </w:t>
                </w:r>
              </w:sdtContent>
            </w:sdt>
          </w:ins>
        </w:sdtContent>
      </w:sdt>
      <w:sdt>
        <w:sdtPr>
          <w:id w:val="658308078"/>
          <w:tag w:val="goog_rdk_62"/>
        </w:sdtPr>
        <w:sdtContent>
          <w:ins w:author="Fred Kix" w:id="39" w:date="2026-05-18T00:47:21Z"/>
          <w:sdt>
            <w:sdtPr>
              <w:id w:val="1801788754"/>
              <w:tag w:val="goog_rdk_63"/>
            </w:sdtPr>
            <w:sdtContent>
              <w:ins w:author="Fred Kix" w:id="39" w:date="2026-05-18T00:47:21Z">
                <w:r w:rsidDel="00000000" w:rsidR="00000000" w:rsidRPr="00000000">
                  <w:rPr>
                    <w:color w:val="006600"/>
                    <w:rtl w:val="0"/>
                    <w:rPrChange w:author="Fred Kix" w:id="38" w:date="2026-05-18T00:47:11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request area spatial data.</w:t>
                </w:r>
              </w:ins>
            </w:sdtContent>
          </w:sdt>
          <w:ins w:author="Fred Kix" w:id="39" w:date="2026-05-18T00:47:21Z"/>
        </w:sdtContent>
      </w:sdt>
      <w:sdt>
        <w:sdtPr>
          <w:id w:val="1035666030"/>
          <w:tag w:val="goog_rdk_64"/>
        </w:sdtPr>
        <w:sdtContent>
          <w:del w:author="Fred Kix" w:id="39" w:date="2026-05-18T00:47:2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just</w:delText>
            </w:r>
          </w:del>
        </w:sdtContent>
      </w:sdt>
      <w:sdt>
        <w:sdtPr>
          <w:id w:val="-512423812"/>
          <w:tag w:val="goog_rdk_65"/>
        </w:sdtPr>
        <w:sdtContent>
          <w:del w:author="Fred Kix" w:id="40" w:date="2026-05-18T00:48:1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 create areas</w:delText>
            </w:r>
          </w:del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Area used for: trail download boundaries, tile download targeting, spatial data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Tile areas mapped to route/track/waypoint GEOMETRY to minimize downloaded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Area delete removes definition only -- data and tiles stay unless explicitly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Download spatial data auto-creates tile download request for supporting tiles.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4. Task-Specific Decisions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4.1 Task 1: Source Picker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One 'Change Map Source' button in Display Panel (ConvoyDisplayPanel.kt).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Flow: button -&gt; 'Which map type?' (SAT/TOPO/TOPO+) -&gt; cascading accordion source list -&gt; refresh toggle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Accordion groups 16 sources by type: SAT</w:t>
      </w:r>
      <w:sdt>
        <w:sdtPr>
          <w:id w:val="1654479421"/>
          <w:tag w:val="goog_rdk_66"/>
        </w:sdtPr>
        <w:sdtContent>
          <w:del w:author="Fred Kix" w:id="41" w:date="2026-05-18T00:49:1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, </w:delText>
            </w:r>
          </w:del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HYB, TOPO, </w:t>
      </w:r>
      <w:sdt>
        <w:sdtPr>
          <w:id w:val="-2018443562"/>
          <w:tag w:val="goog_rdk_67"/>
        </w:sdtPr>
        <w:sdtContent>
          <w:ins w:author="Fred Kix" w:id="42" w:date="2026-05-18T00:49:28Z"/>
          <w:sdt>
            <w:sdtPr>
              <w:id w:val="396355132"/>
              <w:tag w:val="goog_rdk_68"/>
            </w:sdtPr>
            <w:sdtContent>
              <w:ins w:author="Fred Kix" w:id="42" w:date="2026-05-18T00:49:28Z">
                <w:r w:rsidDel="00000000" w:rsidR="00000000" w:rsidRPr="00000000">
                  <w:rPr>
                    <w:color w:val="006600"/>
                    <w:rtl w:val="0"/>
                    <w:rPrChange w:author="Fred Kix" w:id="43" w:date="2026-05-18T00:49:28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TOPO+</w:t>
                </w:r>
              </w:ins>
            </w:sdtContent>
          </w:sdt>
          <w:ins w:author="Fred Kix" w:id="42" w:date="2026-05-18T00:49:28Z"/>
        </w:sdtContent>
      </w:sdt>
      <w:sdt>
        <w:sdtPr>
          <w:id w:val="2112847336"/>
          <w:tag w:val="goog_rdk_69"/>
        </w:sdtPr>
        <w:sdtContent>
          <w:del w:author="Fred Kix" w:id="42" w:date="2026-05-18T00:49:28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STREET, TERRAIN, OUTDOOR</w:delText>
            </w:r>
          </w:del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Refresh is a TOGGLE SWITCH after source selection, not a separate dialog.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Refresh toggle ON = creates SOURCE_REFRESH job in tile queue.</w:t>
      </w:r>
      <w:r w:rsidDel="00000000" w:rsidR="00000000" w:rsidRPr="00000000">
        <w:rPr>
          <w:rtl w:val="0"/>
        </w:rPr>
      </w:r>
    </w:p>
    <w:sdt>
      <w:sdtPr>
        <w:id w:val="-1825069602"/>
        <w:tag w:val="goog_rdk_72"/>
      </w:sdtPr>
      <w:sdtContent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Fred Kix" w:id="45" w:date="2026-05-18T00:50:05Z">
                <w:rPr/>
              </w:rPrChange>
            </w:rPr>
            <w:pPrChange w:author="Fred Kix" w:id="0" w:date="2026-05-18T00:50:05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60" w:before="0" w:line="240" w:lineRule="auto"/>
                <w:ind w:left="720" w:right="0" w:hanging="360"/>
                <w:jc w:val="left"/>
              </w:pPr>
            </w:pPrChange>
          </w:pPr>
          <w:sdt>
            <w:sdtPr>
              <w:id w:val="191289375"/>
              <w:tag w:val="goog_rdk_71"/>
            </w:sdtPr>
            <w:sdtContent>
              <w:del w:author="Fred Kix" w:id="44" w:date="2026-05-18T00:50:03Z"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66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Map Viewer only until cutover at end of V2.5.</w:delText>
                </w:r>
              </w:del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829444382"/>
          <w:tag w:val="goog_rdk_74"/>
        </w:sdtPr>
        <w:sdtContent>
          <w:del w:author="Fred Kix" w:id="46" w:date="2026-05-18T00:50:2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Select Cart HUD: new button on ConvoyButtonBar, replaces long-press for cart selection</w:delText>
            </w:r>
          </w:del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sdt>
        <w:sdtPr>
          <w:id w:val="1112833070"/>
          <w:tag w:val="goog_rdk_75"/>
        </w:sdtPr>
        <w:sdtContent>
          <w:ins w:author="Fred Kix" w:id="47" w:date="2026-05-18T00:50:17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ins>
        </w:sdtContent>
      </w:sdt>
      <w:r w:rsidDel="00000000" w:rsidR="00000000" w:rsidRPr="00000000">
        <w:rPr>
          <w:rtl w:val="0"/>
        </w:rPr>
      </w:r>
    </w:p>
    <w:sdt>
      <w:sdtPr>
        <w:id w:val="-568880524"/>
        <w:tag w:val="goog_rdk_80"/>
      </w:sdtPr>
      <w:sdtContent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Fred Kix" w:id="51" w:date="2026-05-18T00:50:48Z">
                <w:rPr/>
              </w:rPrChange>
            </w:rPr>
            <w:pPrChange w:author="Fred Kix" w:id="0" w:date="2026-05-18T00:50:48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60" w:before="0" w:line="240" w:lineRule="auto"/>
                <w:ind w:left="720" w:right="0" w:hanging="360"/>
                <w:jc w:val="left"/>
              </w:pPr>
            </w:pPrChange>
          </w:pPr>
          <w:sdt>
            <w:sdtPr>
              <w:id w:val="-751734726"/>
              <w:tag w:val="goog_rdk_77"/>
            </w:sdtPr>
            <w:sdtContent>
              <w:del w:author="Fred Kix" w:id="48" w:date="2026-05-18T00:50:44Z"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66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Cart HUD picker: slide-up panel with radio listing, max 5-10 radios</w:delText>
                </w:r>
              </w:del>
            </w:sdtContent>
          </w:sd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66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.</w:t>
          </w:r>
          <w:sdt>
            <w:sdtPr>
              <w:id w:val="2007367671"/>
              <w:tag w:val="goog_rdk_78"/>
            </w:sdtPr>
            <w:sdtContent>
              <w:ins w:author="Fred Kix" w:id="49" w:date="2026-05-18T00:50:32Z"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66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compl</w:t>
                </w:r>
              </w:ins>
              <w:sdt>
                <w:sdtPr>
                  <w:id w:val="115310440"/>
                  <w:tag w:val="goog_rdk_79"/>
                </w:sdtPr>
                <w:sdtContent>
                  <w:ins w:author="Fred Kix" w:id="49" w:date="2026-05-18T00:50:32Z">
                    <w:r w:rsidDel="00000000" w:rsidR="00000000" w:rsidRPr="00000000">
                      <w:rPr>
                        <w:color w:val="006600"/>
                        <w:rtl w:val="0"/>
                        <w:rPrChange w:author="Fred Kix" w:id="50" w:date="2026-05-18T00:50:32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66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eted</w:t>
                    </w:r>
                  </w:ins>
                </w:sdtContent>
              </w:sdt>
              <w:ins w:author="Fred Kix" w:id="49" w:date="2026-05-18T00:50:32Z"/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77948873"/>
          <w:tag w:val="goog_rdk_82"/>
        </w:sdtPr>
        <w:sdtContent>
          <w:del w:author="Fred Kix" w:id="52" w:date="2026-05-18T00:50:5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After cart selection: NodeDetailHud displays (Set as Lead, Remove, Dismiss).</w:delText>
            </w:r>
          </w:del>
        </w:sdtContent>
      </w:sdt>
      <w:sdt>
        <w:sdtPr>
          <w:id w:val="-1817564138"/>
          <w:tag w:val="goog_rdk_83"/>
        </w:sdtPr>
        <w:sdtContent>
          <w:ins w:author="Fred Kix" w:id="52" w:date="2026-05-18T00:50:5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2133276667"/>
          <w:tag w:val="goog_rdk_85"/>
        </w:sdtPr>
        <w:sdtContent>
          <w:del w:author="Fred Kix" w:id="53" w:date="2026-05-18T00:51:2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Long-press permanently reclaimed from cart HUD selection for waypoints (Task 5).</w:delText>
            </w:r>
          </w:del>
        </w:sdtContent>
      </w:sdt>
      <w:sdt>
        <w:sdtPr>
          <w:id w:val="-665978762"/>
          <w:tag w:val="goog_rdk_86"/>
        </w:sdtPr>
        <w:sdtContent>
          <w:ins w:author="Fred Kix" w:id="53" w:date="2026-05-18T00:51:2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796999851"/>
          <w:tag w:val="goog_rdk_88"/>
        </w:sdtPr>
        <w:sdtContent>
          <w:del w:author="Fred Kix" w:id="54" w:date="2026-05-18T00:51:4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Button bar order: GROUP | MY CART | SELECT CART | HIDE | GEAR.</w:delText>
            </w:r>
          </w:del>
        </w:sdtContent>
      </w:sdt>
      <w:sdt>
        <w:sdtPr>
          <w:id w:val="958663813"/>
          <w:tag w:val="goog_rdk_89"/>
        </w:sdtPr>
        <w:sdtContent>
          <w:ins w:author="Fred Kix" w:id="54" w:date="2026-05-18T00:51:4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completed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281529872"/>
          <w:tag w:val="goog_rdk_91"/>
        </w:sdtPr>
        <w:sdtContent>
          <w:del w:author="Fred Kix" w:id="55" w:date="2026-05-18T00:51:5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Do map bar heading labels (SAT/TOPO/TOPO+) update to reflect assigned source name?</w:delText>
            </w:r>
          </w:del>
        </w:sdtContent>
      </w:sdt>
      <w:sdt>
        <w:sdtPr>
          <w:id w:val="1468416383"/>
          <w:tag w:val="goog_rdk_92"/>
        </w:sdtPr>
        <w:sdtContent>
          <w:ins w:author="Fred Kix" w:id="55" w:date="2026-05-18T00:51:5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ins>
          <w:sdt>
            <w:sdtPr>
              <w:id w:val="-1590190618"/>
              <w:tag w:val="goog_rdk_93"/>
            </w:sdtPr>
            <w:sdtContent>
              <w:ins w:author="Fred Kix" w:id="55" w:date="2026-05-18T00:51:56Z">
                <w:r w:rsidDel="00000000" w:rsidR="00000000" w:rsidRPr="00000000">
                  <w:rPr>
                    <w:color w:val="cc6600"/>
                    <w:rtl w:val="0"/>
                    <w:rPrChange w:author="Fred Kix" w:id="56" w:date="2026-05-18T00:51:56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N</w:t>
                </w:r>
              </w:ins>
            </w:sdtContent>
          </w:sdt>
          <w:ins w:author="Fred Kix" w:id="55" w:date="2026-05-18T00:51:5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fixed three titles for map types.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4.2 Task 2: Tile Queue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Existing ConvoyDownloadQueue enhanced with new job types.</w:t>
      </w:r>
      <w:sdt>
        <w:sdtPr>
          <w:id w:val="135961499"/>
          <w:tag w:val="goog_rdk_94"/>
        </w:sdtPr>
        <w:sdtContent>
          <w:ins w:author="Fred Kix" w:id="57" w:date="2026-05-18T00:53:0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New work with queues function for 3 queues.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New job types: SOURCE_REFRESH, SPATIAL_FOLLOW, REMOVE_AREA.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Priority: explicit track/route = high, area spatial = low, source refresh = medium, removal = lowest.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No 'download tiles' or 'refresh tiles' buttons -- tiles follow spatial data.</w:t>
      </w:r>
      <w:r w:rsidDel="00000000" w:rsidR="00000000" w:rsidRPr="00000000">
        <w:rPr>
          <w:rtl w:val="0"/>
        </w:rPr>
      </w:r>
    </w:p>
    <w:sdt>
      <w:sdtPr>
        <w:id w:val="-1118671553"/>
        <w:tag w:val="goog_rdk_96"/>
      </w:sdtPr>
      <w:sdtContent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ins w:author="Fred Kix" w:id="58" w:date="2026-05-18T00:55:32Z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66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Remove area tiles: explicit user action for storage management.</w:t>
          </w:r>
          <w:sdt>
            <w:sdtPr>
              <w:id w:val="-585133009"/>
              <w:tag w:val="goog_rdk_95"/>
            </w:sdtPr>
            <w:sdtContent>
              <w:ins w:author="Fred Kix" w:id="58" w:date="2026-05-18T00:55:32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2137121751"/>
        <w:tag w:val="goog_rdk_100"/>
      </w:sdtPr>
      <w:sdtContent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color w:val="006600"/>
              <w:u w:val="none"/>
              <w:rPrChange w:author="Fred Kix" w:id="59" w:date="2026-05-18T00:55:32Z">
                <w:rPr/>
              </w:rPrChange>
            </w:rPr>
            <w:pPrChange w:author="Fred Kix" w:id="0" w:date="2026-05-18T00:55:32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60" w:before="0" w:line="240" w:lineRule="auto"/>
                <w:ind w:left="720" w:right="0" w:hanging="360"/>
                <w:jc w:val="left"/>
              </w:pPr>
            </w:pPrChange>
          </w:pPr>
          <w:sdt>
            <w:sdtPr>
              <w:id w:val="2080275687"/>
              <w:tag w:val="goog_rdk_97"/>
            </w:sdtPr>
            <w:sdtContent>
              <w:ins w:author="Fred Kix" w:id="58" w:date="2026-05-18T00:55:32Z"/>
              <w:sdt>
                <w:sdtPr>
                  <w:id w:val="-1648951873"/>
                  <w:tag w:val="goog_rdk_98"/>
                </w:sdtPr>
                <w:sdtContent>
                  <w:ins w:author="Fred Kix" w:id="58" w:date="2026-05-18T00:55:32Z">
                    <w:r w:rsidDel="00000000" w:rsidR="00000000" w:rsidRPr="00000000">
                      <w:rPr>
                        <w:color w:val="006600"/>
                        <w:rtl w:val="0"/>
                        <w:rPrChange w:author="Fred Kix" w:id="59" w:date="2026-05-18T00:55:32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66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Tiles requested based on triggers  on spatial data additions. Local data only in 2.5.</w:t>
                    </w:r>
                  </w:ins>
                </w:sdtContent>
              </w:sdt>
              <w:ins w:author="Fred Kix" w:id="58" w:date="2026-05-18T00:55:32Z"/>
            </w:sdtContent>
          </w:sdt>
          <w:sdt>
            <w:sdtPr>
              <w:id w:val="720461453"/>
              <w:tag w:val="goog_rdk_9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4.3 Task 3: Spatial Trails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Trail source catalog BUNDLED as app asset with coverage boundaries per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User defines area -&gt; system recommends overlapping sources from catalog.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User selects which sources to import from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App downloads full source from agency URL (UGRC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On-device filtering: ONLY trails within selected area imported, NOT entire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No AWS involvement for trail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Dedup on ingestion: bbox pre-filter, length filter, point proximity,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Viewport lazy-load to map from local db -- pattern reused in Tasks 4, 5,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Replace static utah_trails_stgeorge.geojson asset with database queries.</w:t>
      </w:r>
      <w:r w:rsidDel="00000000" w:rsidR="00000000" w:rsidRPr="00000000">
        <w:rPr>
          <w:rtl w:val="0"/>
        </w:rPr>
      </w:r>
    </w:p>
    <w:sdt>
      <w:sdtPr>
        <w:id w:val="-1816595361"/>
        <w:tag w:val="goog_rdk_102"/>
      </w:sdtPr>
      <w:sdtContent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ins w:author="Fred Kix" w:id="60" w:date="2026-05-18T00:57:57Z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66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Preserve full trail geometry precision -- V3.0 snap-to depends on it.</w:t>
          </w:r>
          <w:sdt>
            <w:sdtPr>
              <w:id w:val="-894750409"/>
              <w:tag w:val="goog_rdk_101"/>
            </w:sdtPr>
            <w:sdtContent>
              <w:ins w:author="Fred Kix" w:id="60" w:date="2026-05-18T00:57:57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315089320"/>
        <w:tag w:val="goog_rdk_105"/>
      </w:sdtPr>
      <w:sdtContent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ins w:author="Fred Kix" w:id="60" w:date="2026-05-18T00:57:57Z"/>
              <w:color w:val="006600"/>
              <w:u w:val="none"/>
            </w:rPr>
          </w:pPr>
          <w:sdt>
            <w:sdtPr>
              <w:id w:val="-261398426"/>
              <w:tag w:val="goog_rdk_103"/>
            </w:sdtPr>
            <w:sdtContent>
              <w:ins w:author="Fred Kix" w:id="60" w:date="2026-05-18T00:57:57Z"/>
              <w:sdt>
                <w:sdtPr>
                  <w:id w:val="796022361"/>
                  <w:tag w:val="goog_rdk_104"/>
                </w:sdtPr>
                <w:sdtContent>
                  <w:ins w:author="Fred Kix" w:id="60" w:date="2026-05-18T00:57:57Z">
                    <w:r w:rsidDel="00000000" w:rsidR="00000000" w:rsidRPr="00000000">
                      <w:rPr>
                        <w:color w:val="006600"/>
                        <w:rtl w:val="0"/>
                        <w:rPrChange w:author="Fred Kix" w:id="61" w:date="2026-05-18T00:57:57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66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Tracks imported to spatial data on trigger for adds changes and deltetes.</w:t>
                    </w:r>
                  </w:ins>
                </w:sdtContent>
              </w:sdt>
              <w:ins w:author="Fred Kix" w:id="60" w:date="2026-05-18T00:57:57Z"/>
            </w:sdtContent>
          </w:sdt>
        </w:p>
      </w:sdtContent>
    </w:sdt>
    <w:sdt>
      <w:sdtPr>
        <w:id w:val="1090218349"/>
        <w:tag w:val="goog_rdk_108"/>
      </w:sdtPr>
      <w:sdtContent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ins w:author="Fred Kix" w:id="60" w:date="2026-05-18T00:57:57Z"/>
              <w:color w:val="006600"/>
              <w:u w:val="none"/>
            </w:rPr>
          </w:pPr>
          <w:sdt>
            <w:sdtPr>
              <w:id w:val="-632532271"/>
              <w:tag w:val="goog_rdk_106"/>
            </w:sdtPr>
            <w:sdtContent>
              <w:ins w:author="Fred Kix" w:id="60" w:date="2026-05-18T00:57:57Z"/>
              <w:sdt>
                <w:sdtPr>
                  <w:id w:val="-797711779"/>
                  <w:tag w:val="goog_rdk_107"/>
                </w:sdtPr>
                <w:sdtContent>
                  <w:ins w:author="Fred Kix" w:id="60" w:date="2026-05-18T00:57:57Z">
                    <w:r w:rsidDel="00000000" w:rsidR="00000000" w:rsidRPr="00000000">
                      <w:rPr>
                        <w:color w:val="006600"/>
                        <w:rtl w:val="0"/>
                        <w:rPrChange w:author="Fred Kix" w:id="61" w:date="2026-05-18T00:57:57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66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Waypints added to spatial data on add changes and deletes in db.</w:t>
                    </w:r>
                  </w:ins>
                </w:sdtContent>
              </w:sdt>
              <w:ins w:author="Fred Kix" w:id="60" w:date="2026-05-18T00:57:57Z"/>
            </w:sdtContent>
          </w:sdt>
        </w:p>
      </w:sdtContent>
    </w:sdt>
    <w:sdt>
      <w:sdtPr>
        <w:id w:val="549146418"/>
        <w:tag w:val="goog_rdk_112"/>
      </w:sdtPr>
      <w:sdtContent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color w:val="006600"/>
              <w:u w:val="none"/>
              <w:rPrChange w:author="Fred Kix" w:id="61" w:date="2026-05-18T00:57:57Z">
                <w:rPr/>
              </w:rPrChange>
            </w:rPr>
            <w:pPrChange w:author="Fred Kix" w:id="0" w:date="2026-05-18T00:57:57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60" w:before="0" w:line="240" w:lineRule="auto"/>
                <w:ind w:left="720" w:right="0" w:hanging="360"/>
                <w:jc w:val="left"/>
              </w:pPr>
            </w:pPrChange>
          </w:pPr>
          <w:sdt>
            <w:sdtPr>
              <w:id w:val="-1716426278"/>
              <w:tag w:val="goog_rdk_109"/>
            </w:sdtPr>
            <w:sdtContent>
              <w:ins w:author="Fred Kix" w:id="60" w:date="2026-05-18T00:57:57Z"/>
              <w:sdt>
                <w:sdtPr>
                  <w:id w:val="884761154"/>
                  <w:tag w:val="goog_rdk_110"/>
                </w:sdtPr>
                <w:sdtContent>
                  <w:ins w:author="Fred Kix" w:id="60" w:date="2026-05-18T00:57:57Z">
                    <w:r w:rsidDel="00000000" w:rsidR="00000000" w:rsidRPr="00000000">
                      <w:rPr>
                        <w:color w:val="006600"/>
                        <w:rtl w:val="0"/>
                        <w:rPrChange w:author="Fred Kix" w:id="61" w:date="2026-05-18T00:57:57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66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Trails imported to spataial data in ingestion rpcoess from external sources based on areas requested.</w:t>
                    </w:r>
                  </w:ins>
                </w:sdtContent>
              </w:sdt>
              <w:ins w:author="Fred Kix" w:id="60" w:date="2026-05-18T00:57:57Z"/>
            </w:sdtContent>
          </w:sdt>
          <w:sdt>
            <w:sdtPr>
              <w:id w:val="146346643"/>
              <w:tag w:val="goog_rdk_11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Trail type filter: lives in Display Panel or separate toggle panel?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Source recommendation panel: inline in download flow or separate screen?</w:t>
      </w:r>
      <w:r w:rsidDel="00000000" w:rsidR="00000000" w:rsidRPr="00000000">
        <w:rPr>
          <w:rtl w:val="0"/>
        </w:rPr>
      </w:r>
    </w:p>
    <w:sdt>
      <w:sdtPr>
        <w:id w:val="448449434"/>
        <w:tag w:val="goog_rdk_114"/>
      </w:sdtPr>
      <w:sdtContent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rPrChange w:author="Fred Kix" w:id="62" w:date="2026-05-18T01:00:52Z">
                <w:rPr/>
              </w:rPrChange>
            </w:rPr>
            <w:pPrChange w:author="Fred Kix" w:id="0" w:date="2026-05-18T01:00:52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60" w:before="0" w:line="240" w:lineRule="auto"/>
                <w:ind w:left="720" w:right="0" w:hanging="360"/>
                <w:jc w:val="left"/>
              </w:pPr>
            </w:pPrChange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cc66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Import progress indicator: toast or dedicated panel?</w:t>
          </w:r>
          <w:sdt>
            <w:sdtPr>
              <w:id w:val="-1575563934"/>
              <w:tag w:val="goog_rdk_11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4.4 Task 4: Spatial Tracks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Existing 'work with tracks' functions enhanced with area-based filtering.</w:t>
      </w:r>
      <w:r w:rsidDel="00000000" w:rsidR="00000000" w:rsidRPr="00000000">
        <w:rPr>
          <w:rtl w:val="0"/>
        </w:rPr>
      </w:r>
    </w:p>
    <w:sdt>
      <w:sdtPr>
        <w:id w:val="-328213499"/>
        <w:tag w:val="goog_rdk_117"/>
      </w:sdtPr>
      <w:sdtContent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ins w:author="Fred Kix" w:id="63" w:date="2026-05-18T01:01:13Z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66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Track list controlled by map boundary</w:t>
          </w:r>
          <w:sdt>
            <w:sdtPr>
              <w:id w:val="2125235507"/>
              <w:tag w:val="goog_rdk_115"/>
            </w:sdtPr>
            <w:sdtContent>
              <w:ins w:author="Fred Kix" w:id="63" w:date="2026-05-18T01:01:13Z"/>
              <w:sdt>
                <w:sdtPr>
                  <w:id w:val="-225537883"/>
                  <w:tag w:val="goog_rdk_116"/>
                </w:sdtPr>
                <w:sdtContent>
                  <w:ins w:author="Fred Kix" w:id="63" w:date="2026-05-18T01:01:13Z">
                    <w:r w:rsidDel="00000000" w:rsidR="00000000" w:rsidRPr="00000000">
                      <w:rPr>
                        <w:color w:val="006600"/>
                        <w:rtl w:val="0"/>
                        <w:rPrChange w:author="Fred Kix" w:id="64" w:date="2026-05-18T01:01:13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66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 on Conoy and Planning map.</w:t>
                    </w:r>
                  </w:ins>
                </w:sdtContent>
              </w:sdt>
              <w:ins w:author="Fred Kix" w:id="63" w:date="2026-05-18T01:01:13Z"/>
            </w:sdtContent>
          </w:sdt>
        </w:p>
      </w:sdtContent>
    </w:sdt>
    <w:sdt>
      <w:sdtPr>
        <w:id w:val="-1728509194"/>
        <w:tag w:val="goog_rdk_120"/>
      </w:sdtPr>
      <w:sdtContent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ins w:author="Fred Kix" w:id="63" w:date="2026-05-18T01:01:13Z"/>
            </w:rPr>
          </w:pPr>
          <w:sdt>
            <w:sdtPr>
              <w:id w:val="-741571858"/>
              <w:tag w:val="goog_rdk_118"/>
            </w:sdtPr>
            <w:sdtContent>
              <w:ins w:author="Fred Kix" w:id="63" w:date="2026-05-18T01:01:13Z"/>
              <w:sdt>
                <w:sdtPr>
                  <w:id w:val="1390353657"/>
                  <w:tag w:val="goog_rdk_119"/>
                </w:sdtPr>
                <w:sdtContent>
                  <w:ins w:author="Fred Kix" w:id="63" w:date="2026-05-18T01:01:13Z">
                    <w:r w:rsidDel="00000000" w:rsidR="00000000" w:rsidRPr="00000000">
                      <w:rPr>
                        <w:color w:val="006600"/>
                        <w:rtl w:val="0"/>
                        <w:rPrChange w:author="Fred Kix" w:id="64" w:date="2026-05-18T01:01:13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66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Select and deselect of each spatial type displayed on boundary of map filtered by type of spatial item..</w:t>
                    </w:r>
                  </w:ins>
                </w:sdtContent>
              </w:sdt>
              <w:ins w:author="Fred Kix" w:id="63" w:date="2026-05-18T01:01:13Z"/>
            </w:sdtContent>
          </w:sdt>
        </w:p>
      </w:sdtContent>
    </w:sdt>
    <w:sdt>
      <w:sdtPr>
        <w:id w:val="760809699"/>
        <w:tag w:val="goog_rdk_123"/>
      </w:sdtPr>
      <w:sdtContent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720" w:right="0" w:hanging="360"/>
            <w:jc w:val="left"/>
            <w:rPr>
              <w:ins w:author="Fred Kix" w:id="63" w:date="2026-05-18T01:01:13Z"/>
              <w:color w:val="006600"/>
              <w:u w:val="none"/>
            </w:rPr>
          </w:pPr>
          <w:sdt>
            <w:sdtPr>
              <w:id w:val="463606880"/>
              <w:tag w:val="goog_rdk_121"/>
            </w:sdtPr>
            <w:sdtContent>
              <w:ins w:author="Fred Kix" w:id="63" w:date="2026-05-18T01:01:13Z"/>
              <w:sdt>
                <w:sdtPr>
                  <w:id w:val="-337409257"/>
                  <w:tag w:val="goog_rdk_122"/>
                </w:sdtPr>
                <w:sdtContent>
                  <w:ins w:author="Fred Kix" w:id="63" w:date="2026-05-18T01:01:13Z">
                    <w:r w:rsidDel="00000000" w:rsidR="00000000" w:rsidRPr="00000000">
                      <w:rPr>
                        <w:color w:val="006600"/>
                        <w:rtl w:val="0"/>
                        <w:rPrChange w:author="Fred Kix" w:id="64" w:date="2026-05-18T01:01:13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66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All routes must have a waypoint for trailhead.</w:t>
                    </w:r>
                  </w:ins>
                </w:sdtContent>
              </w:sdt>
              <w:ins w:author="Fred Kix" w:id="63" w:date="2026-05-18T01:01:13Z"/>
            </w:sdtContent>
          </w:sdt>
        </w:p>
      </w:sdtContent>
    </w:sdt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904521553"/>
          <w:tag w:val="goog_rdk_124"/>
        </w:sdtPr>
        <w:sdtContent>
          <w:ins w:author="Fred Kix" w:id="63" w:date="2026-05-18T01:01:13Z"/>
          <w:sdt>
            <w:sdtPr>
              <w:id w:val="-1734401531"/>
              <w:tag w:val="goog_rdk_125"/>
            </w:sdtPr>
            <w:sdtContent>
              <w:ins w:author="Fred Kix" w:id="63" w:date="2026-05-18T01:01:13Z">
                <w:r w:rsidDel="00000000" w:rsidR="00000000" w:rsidRPr="00000000">
                  <w:rPr>
                    <w:color w:val="006600"/>
                    <w:rtl w:val="0"/>
                    <w:rPrChange w:author="Fred Kix" w:id="64" w:date="2026-05-18T01:01:13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Prompt for tarck, trail route , waypoaint detail on either map by clciking on ite,.</w:t>
                </w:r>
              </w:ins>
            </w:sdtContent>
          </w:sdt>
          <w:ins w:author="Fred Kix" w:id="63" w:date="2026-05-18T01:01:13Z"/>
        </w:sdtContent>
      </w:sdt>
      <w:sdt>
        <w:sdtPr>
          <w:id w:val="276219057"/>
          <w:tag w:val="goog_rdk_126"/>
        </w:sdtPr>
        <w:sdtContent>
          <w:del w:author="Fred Kix" w:id="63" w:date="2026-05-18T01:01:1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.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ALL GPX/KML imports are TRACKS. Always.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Convert to route = type flip in shared table. Reversible.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Track and route share SAME TABLE with type field (TRACK/ROUTE).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No file sync on launch -- all imports user-initiated.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Track source of truth remains GPX/KML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Spatial db holds metadata + bbox as index, not file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Alias model: identity = file, display names in track_aliases.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Download track auto-generates HIGH PRIORITY tile request for track geometry.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FIT button: RESTORE lost feature -- zoom map to track bounds on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New track actions: DOWNLOAD, UPLOAD, TO ROUTE, DELETE, RENAME.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LOCAL/SERVER toggle in track picker footer. Server paygated (V2.6 stub).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Track FIT implementation: how does fitBounds work with WebView/JavaScript bridge?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How does area filter integrate with existing track picker 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4.5 Task 5: Waypoints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Long-press on map = waypoint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10 types: trailhead, fuel, gate, hazard, scenic, water, camp, parking, rally,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Proximity check: 100 meters (changed from original 25m).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No move function -- delete and recreate.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No consolidation -- delete the extra.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Identity = coordinates, display names in waypoint_aliases.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Share prompt on save: 'Share this data? Y/N' populates upload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Share prompt controlled by app_setting and ride privacy toggle.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Private ride toggle suppresses share prompt entirely.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Map legend generated from waypoint_types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Long-press handler: requires JavaScript bridge to WebView -- implementation details TBD.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Waypoint action menu (edit/delete/upload/type change): where does it appear -- overlay on map or slide-up panel?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4.6 Task 6: Routes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All imports are tracks. Convert to route is explicit type flip. Reversible.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Create by: draw on map (point-to-point straight lines V2.5), snap-to-trail, convert from track, import GPX/KML.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Future: CV-assisted path smoothing between points using satellite imagery (post-V2.5).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Routes NEVER independently shared -- only through ride enrollment.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Route sharing controlled by configurable app_setting.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Delete blocked if type = ROUTE and assigned to active ride with enrollments.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source_track_id links converted tracks to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Snap-to-trail depends on Task 3 trail geometry 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CV evolution path: V2.5 straight lines -&gt; future CV adjusts to visible trail geometry.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Point-to-point drawing handler: JavaScript bridge implementation details TBD.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Snap-to-trail logic: how does proximity matching work against trail database?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Route action menu: where does it appear?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4.7 Task 7: Area Data Transfer</w:t>
      </w:r>
      <w:sdt>
        <w:sdtPr>
          <w:id w:val="547344627"/>
          <w:tag w:val="goog_rdk_127"/>
        </w:sdtPr>
        <w:sdtContent>
          <w:ins w:author="Fred Kix" w:id="65" w:date="2026-05-18T01:05:50Z">
            <w:r w:rsidDel="00000000" w:rsidR="00000000" w:rsidRPr="00000000">
              <w:rPr>
                <w:rtl w:val="0"/>
              </w:rPr>
              <w:t xml:space="preserve"> 2.6 feature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V2.5: upload queue infrastructure BUILT, share prompt COLLECTING, queue NOT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V2.6: upload processing ACTIVATED, download functions WIRED.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Upload triggered by share prompt on save -- per-item, never area-based.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No 'Upload Data' button. Uploads happen through share prompt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Upload queue is a local database table collecting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Pending upload count shown as passive indicator, not action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Downloads: area search for discovery -&gt; browse collections -&gt; select items -&gt;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Area on server = collection of tracks, routes, waypoints (one or many).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Download includes selected items + associated waypoints within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Downloaded spatial data auto-generates tile requests from geometry.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Server browsing and downloads paygated.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Separate queue from tile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Where does pending upload count indicator live? Badge on screen? Status line?</w:t>
      </w:r>
      <w:sdt>
        <w:sdtPr>
          <w:id w:val="-2038491363"/>
          <w:tag w:val="goog_rdk_128"/>
        </w:sdtPr>
        <w:sdtContent>
          <w:ins w:author="Fred Kix" w:id="66" w:date="2026-05-18T01:06:0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ins>
          <w:sdt>
            <w:sdtPr>
              <w:id w:val="-1482002178"/>
              <w:tag w:val="goog_rdk_129"/>
            </w:sdtPr>
            <w:sdtContent>
              <w:ins w:author="Fred Kix" w:id="66" w:date="2026-05-18T01:06:03Z">
                <w:r w:rsidDel="00000000" w:rsidR="00000000" w:rsidRPr="00000000">
                  <w:rPr>
                    <w:color w:val="cc6600"/>
                    <w:rtl w:val="0"/>
                    <w:rPrChange w:author="Fred Kix" w:id="67" w:date="2026-05-18T01:06:03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W</w:t>
                </w:r>
              </w:ins>
            </w:sdtContent>
          </w:sdt>
          <w:ins w:author="Fred Kix" w:id="66" w:date="2026-05-18T01:06:0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ork with quques </w:t>
            </w:r>
            <w:sdt>
              <w:sdtPr>
                <w:id w:val="-104057684"/>
                <w:tag w:val="goog_rdk_130"/>
              </w:sdtPr>
              <w:sdtContent>
                <w:r w:rsidDel="00000000" w:rsidR="00000000" w:rsidRPr="00000000">
                  <w:rPr>
                    <w:color w:val="cc6600"/>
                    <w:rtl w:val="0"/>
                    <w:rPrChange w:author="Fred Kix" w:id="67" w:date="2026-05-18T01:06:03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showing each queue type with drill doen to details.</w:t>
                </w:r>
              </w:sdtContent>
            </w:sdt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Download tracks/routes by area: where do these stubs live in the UI?</w:t>
      </w:r>
      <w:sdt>
        <w:sdtPr>
          <w:id w:val="-371963746"/>
          <w:tag w:val="goog_rdk_131"/>
        </w:sdtPr>
        <w:sdtContent>
          <w:ins w:author="Fred Kix" w:id="68" w:date="2026-05-18T01:06:4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Download button. </w:t>
            </w:r>
          </w:ins>
          <w:sdt>
            <w:sdtPr>
              <w:id w:val="1287977090"/>
              <w:tag w:val="goog_rdk_132"/>
            </w:sdtPr>
            <w:sdtContent>
              <w:ins w:author="Fred Kix" w:id="68" w:date="2026-05-18T01:06:43Z">
                <w:r w:rsidDel="00000000" w:rsidR="00000000" w:rsidRPr="00000000">
                  <w:rPr>
                    <w:color w:val="cc6600"/>
                    <w:rtl w:val="0"/>
                    <w:rPrChange w:author="Fred Kix" w:id="69" w:date="2026-05-18T01:06:43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U</w:t>
                </w:r>
              </w:ins>
            </w:sdtContent>
          </w:sdt>
          <w:ins w:author="Fred Kix" w:id="68" w:date="2026-05-18T01:06:4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pload button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5. Implementation Boundaries</w:t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5.1 V2.5 Builds (4 weeks)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0: Complete UI scaffolding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 1-6: Fully functional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7: Upload queue collects, download stubs only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AWS backend integration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network upload code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browse UI is paygated stub</w:t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5.2 V2.6 Activates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queue processing -- items start uploading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functions wired to AWS API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browse UI functional behind paygate</w:t>
      </w:r>
      <w:sdt>
        <w:sdtPr>
          <w:id w:val="-1740212300"/>
          <w:tag w:val="goog_rdk_133"/>
        </w:sdtPr>
        <w:sdtContent>
          <w:ins w:author="Fred Kix" w:id="70" w:date="2026-05-18T01:07:5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3.0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 enrollment download triggers</w:t>
      </w:r>
      <w:sdt>
        <w:sdtPr>
          <w:id w:val="1590365721"/>
          <w:tag w:val="goog_rdk_134"/>
        </w:sdtPr>
        <w:sdtContent>
          <w:ins w:author="Fred Kix" w:id="71" w:date="2026-05-18T01:08:0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3.0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5.3 Hard Boundaries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V2.5 upload queue collects items locally. Does NOT send to AWS.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V2.5 share prompt works and populates queue table. No network calls.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V2.5 download menu sections exist as stubs. Not wired to AWS.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V2.5 server browse UI shows paygate prompt. No server queries.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build processing code during V2.5. Only collection and UI.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6. Open Issues Requiring Resolution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6.1 UI Placement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Map bar heading labels: do they update to reflect assigned source name or stay fixed?</w:t>
      </w:r>
      <w:sdt>
        <w:sdtPr>
          <w:id w:val="541159524"/>
          <w:tag w:val="goog_rdk_135"/>
        </w:sdtPr>
        <w:sdtContent>
          <w:ins w:author="Fred Kix" w:id="72" w:date="2026-05-18T01:08:3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Three fixed titles. </w:t>
            </w:r>
          </w:ins>
          <w:sdt>
            <w:sdtPr>
              <w:id w:val="-1931278302"/>
              <w:tag w:val="goog_rdk_136"/>
            </w:sdtPr>
            <w:sdtContent>
              <w:ins w:author="Fred Kix" w:id="72" w:date="2026-05-18T01:08:34Z">
                <w:r w:rsidDel="00000000" w:rsidR="00000000" w:rsidRPr="00000000">
                  <w:rPr>
                    <w:color w:val="cc6600"/>
                    <w:rtl w:val="0"/>
                    <w:rPrChange w:author="Fred Kix" w:id="73" w:date="2026-05-18T01:08:34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S</w:t>
                </w:r>
              </w:ins>
            </w:sdtContent>
          </w:sdt>
          <w:ins w:author="Fred Kix" w:id="72" w:date="2026-05-18T01:08:3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 any source in each title.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Trail type filter: Display Panel toggle or separate panel?</w:t>
      </w:r>
      <w:sdt>
        <w:sdtPr>
          <w:id w:val="-1166254210"/>
          <w:tag w:val="goog_rdk_137"/>
        </w:sdtPr>
        <w:sdtContent>
          <w:ins w:author="Fred Kix" w:id="74" w:date="2026-05-18T01:09:1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ins>
          <w:sdt>
            <w:sdtPr>
              <w:id w:val="-815812228"/>
              <w:tag w:val="goog_rdk_138"/>
            </w:sdtPr>
            <w:sdtContent>
              <w:ins w:author="Fred Kix" w:id="74" w:date="2026-05-18T01:09:16Z">
                <w:r w:rsidDel="00000000" w:rsidR="00000000" w:rsidRPr="00000000">
                  <w:rPr>
                    <w:color w:val="cc6600"/>
                    <w:rtl w:val="0"/>
                    <w:rPrChange w:author="Fred Kix" w:id="75" w:date="2026-05-18T01:09:16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L</w:t>
                </w:r>
              </w:ins>
            </w:sdtContent>
          </w:sdt>
          <w:ins w:author="Fred Kix" w:id="74" w:date="2026-05-18T01:09:1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egend on map.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Source recommendation panel for trails: inline or separate screen?</w:t>
      </w:r>
      <w:sdt>
        <w:sdtPr>
          <w:id w:val="420029680"/>
          <w:tag w:val="goog_rdk_139"/>
        </w:sdtPr>
        <w:sdtContent>
          <w:ins w:author="Fred Kix" w:id="76" w:date="2026-05-18T01:09:4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ins>
          <w:sdt>
            <w:sdtPr>
              <w:id w:val="-509355891"/>
              <w:tag w:val="goog_rdk_140"/>
            </w:sdtPr>
            <w:sdtContent>
              <w:ins w:author="Fred Kix" w:id="76" w:date="2026-05-18T01:09:40Z">
                <w:r w:rsidDel="00000000" w:rsidR="00000000" w:rsidRPr="00000000">
                  <w:rPr>
                    <w:color w:val="cc6600"/>
                    <w:rtl w:val="0"/>
                    <w:rPrChange w:author="Fred Kix" w:id="77" w:date="2026-05-18T01:09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 Seperate screen.</w:t>
                </w:r>
              </w:ins>
            </w:sdtContent>
          </w:sdt>
          <w:ins w:author="Fred Kix" w:id="76" w:date="2026-05-18T01:09:40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Import progress indicator: toast or panel?</w:t>
      </w:r>
      <w:sdt>
        <w:sdtPr>
          <w:id w:val="-1320434672"/>
          <w:tag w:val="goog_rdk_141"/>
        </w:sdtPr>
        <w:sdtContent>
          <w:ins w:author="Fred Kix" w:id="78" w:date="2026-05-18T01:10:0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Process ste</w:t>
            </w:r>
          </w:ins>
          <w:sdt>
            <w:sdtPr>
              <w:id w:val="-2005000999"/>
              <w:tag w:val="goog_rdk_142"/>
            </w:sdtPr>
            <w:sdtContent>
              <w:ins w:author="Fred Kix" w:id="78" w:date="2026-05-18T01:10:02Z">
                <w:r w:rsidDel="00000000" w:rsidR="00000000" w:rsidRPr="00000000">
                  <w:rPr>
                    <w:color w:val="cc6600"/>
                    <w:rtl w:val="0"/>
                    <w:rPrChange w:author="Fred Kix" w:id="79" w:date="2026-05-18T01:10:02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p</w:t>
                </w:r>
              </w:ins>
            </w:sdtContent>
          </w:sdt>
          <w:ins w:author="Fred Kix" w:id="78" w:date="2026-05-18T01:10:0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 with indicators, import, de</w:t>
            </w:r>
            <w:sdt>
              <w:sdtPr>
                <w:id w:val="-1356960161"/>
                <w:tag w:val="goog_rdk_143"/>
              </w:sdtPr>
              <w:sdtContent>
                <w:r w:rsidDel="00000000" w:rsidR="00000000" w:rsidRPr="00000000">
                  <w:rPr>
                    <w:color w:val="cc6600"/>
                    <w:rtl w:val="0"/>
                    <w:rPrChange w:author="Fred Kix" w:id="79" w:date="2026-05-18T01:10:02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dupe etc.</w:t>
                </w:r>
              </w:sdtContent>
            </w:sdt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Pending upload count: badge, status line, or other?</w:t>
      </w:r>
      <w:sdt>
        <w:sdtPr>
          <w:id w:val="-774471839"/>
          <w:tag w:val="goog_rdk_144"/>
        </w:sdtPr>
        <w:sdtContent>
          <w:ins w:author="Fred Kix" w:id="80" w:date="2026-05-18T01:10:3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Woek with queus panel.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Download tracks/routes by area: location in UI?</w:t>
      </w:r>
      <w:sdt>
        <w:sdtPr>
          <w:id w:val="-198604055"/>
          <w:tag w:val="goog_rdk_145"/>
        </w:sdtPr>
        <w:sdtContent>
          <w:ins w:author="Fred Kix" w:id="81" w:date="2026-05-18T01:10:5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ins>
          <w:sdt>
            <w:sdtPr>
              <w:id w:val="-1247954262"/>
              <w:tag w:val="goog_rdk_146"/>
            </w:sdtPr>
            <w:sdtContent>
              <w:ins w:author="Fred Kix" w:id="81" w:date="2026-05-18T01:10:56Z">
                <w:r w:rsidDel="00000000" w:rsidR="00000000" w:rsidRPr="00000000">
                  <w:rPr>
                    <w:color w:val="cc6600"/>
                    <w:rtl w:val="0"/>
                    <w:rPrChange w:author="Fred Kix" w:id="82" w:date="2026-05-18T01:10:56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D</w:t>
                </w:r>
              </w:ins>
            </w:sdtContent>
          </w:sdt>
          <w:ins w:author="Fred Kix" w:id="81" w:date="2026-05-18T01:10:5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ownload button to s</w:t>
            </w:r>
            <w:sdt>
              <w:sdtPr>
                <w:id w:val="-1526111775"/>
                <w:tag w:val="goog_rdk_147"/>
              </w:sdtPr>
              <w:sdtContent>
                <w:r w:rsidDel="00000000" w:rsidR="00000000" w:rsidRPr="00000000">
                  <w:rPr>
                    <w:color w:val="cc6600"/>
                    <w:rtl w:val="0"/>
                    <w:rPrChange w:author="Fred Kix" w:id="82" w:date="2026-05-18T01:10:56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elect tracks, routes, waypoints or area. Focused on map boundary. 2.6 functions.</w:t>
                </w:r>
              </w:sdtContent>
            </w:sdt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Waypoint action menu: overlay on map or slide-up panel?</w:t>
      </w:r>
      <w:sdt>
        <w:sdtPr>
          <w:id w:val="-1066751597"/>
          <w:tag w:val="goog_rdk_148"/>
        </w:sdtPr>
        <w:sdtContent>
          <w:ins w:author="Fred Kix" w:id="83" w:date="2026-05-18T01:12:41Z"/>
          <w:sdt>
            <w:sdtPr>
              <w:id w:val="324095216"/>
              <w:tag w:val="goog_rdk_149"/>
            </w:sdtPr>
            <w:sdtContent>
              <w:ins w:author="Fred Kix" w:id="83" w:date="2026-05-18T01:12:41Z">
                <w:r w:rsidDel="00000000" w:rsidR="00000000" w:rsidRPr="00000000">
                  <w:rPr>
                    <w:color w:val="cc6600"/>
                    <w:rtl w:val="0"/>
                    <w:rPrChange w:author="Fred Kix" w:id="84" w:date="2026-05-18T01:12:41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Click</w:t>
                </w:r>
              </w:ins>
            </w:sdtContent>
          </w:sdt>
          <w:ins w:author="Fred Kix" w:id="83" w:date="2026-05-18T01:12:4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on item on map.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Route action menu: overlay on map or slide-up panel?</w:t>
      </w:r>
      <w:sdt>
        <w:sdtPr>
          <w:id w:val="-734905374"/>
          <w:tag w:val="goog_rdk_150"/>
        </w:sdtPr>
        <w:sdtContent>
          <w:ins w:author="Fred Kix" w:id="85" w:date="2026-05-18T01:13:0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Work with tracks. </w:t>
            </w:r>
          </w:ins>
          <w:sdt>
            <w:sdtPr>
              <w:id w:val="-636055099"/>
              <w:tag w:val="goog_rdk_151"/>
            </w:sdtPr>
            <w:sdtContent>
              <w:ins w:author="Fred Kix" w:id="85" w:date="2026-05-18T01:13:06Z">
                <w:r w:rsidDel="00000000" w:rsidR="00000000" w:rsidRPr="00000000">
                  <w:rPr>
                    <w:color w:val="cc6600"/>
                    <w:rtl w:val="0"/>
                    <w:rPrChange w:author="Fred Kix" w:id="86" w:date="2026-05-18T01:13:06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Add filter for routes.</w:t>
                </w:r>
              </w:ins>
            </w:sdtContent>
          </w:sdt>
          <w:ins w:author="Fred Kix" w:id="85" w:date="2026-05-18T01:13:06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6.2 Technical Implementation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Track FIT: how does fitBounds work with WebView/JavaScript bridge?</w:t>
      </w:r>
      <w:sdt>
        <w:sdtPr>
          <w:id w:val="-951402456"/>
          <w:tag w:val="goog_rdk_152"/>
        </w:sdtPr>
        <w:sdtContent>
          <w:ins w:author="Fred Kix" w:id="87" w:date="2026-05-18T01:13:4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ins>
          <w:sdt>
            <w:sdtPr>
              <w:id w:val="-1330950740"/>
              <w:tag w:val="goog_rdk_153"/>
            </w:sdtPr>
            <w:sdtContent>
              <w:ins w:author="Fred Kix" w:id="87" w:date="2026-05-18T01:13:43Z">
                <w:r w:rsidDel="00000000" w:rsidR="00000000" w:rsidRPr="00000000">
                  <w:rPr>
                    <w:color w:val="cc6600"/>
                    <w:rtl w:val="0"/>
                    <w:rPrChange w:author="Fred Kix" w:id="88" w:date="2026-05-18T01:13:43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W</w:t>
                </w:r>
              </w:ins>
            </w:sdtContent>
          </w:sdt>
          <w:ins w:author="Fred Kix" w:id="87" w:date="2026-05-18T01:13:4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c66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only show </w:t>
            </w:r>
            <w:sdt>
              <w:sdtPr>
                <w:id w:val="-172784186"/>
                <w:tag w:val="goog_rdk_154"/>
              </w:sdtPr>
              <w:sdtContent>
                <w:r w:rsidDel="00000000" w:rsidR="00000000" w:rsidRPr="00000000">
                  <w:rPr>
                    <w:color w:val="cc6600"/>
                    <w:rtl w:val="0"/>
                    <w:rPrChange w:author="Fred Kix" w:id="88" w:date="2026-05-18T01:13:43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cc66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spatial items relevant to the screen boundaries. Clik on screen items to activate actions. </w:t>
                </w:r>
              </w:sdtContent>
            </w:sdt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Long-press waypoint: JavaScript bridge implementation between Kotlin and WebView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Point-to-point route drawing: JavaScript bridge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Snap-to-trail: proximity matching algorithm against trail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ServiceKeepAliveWorker lint warning: missing foregroundServiceType in 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6.3 Data Model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Track/route shared table: exact schema columns and type field values?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Upload queue table: exact schema for local collection?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Area definition storage: how are user-defined areas persisted?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Waypoint proximity check: 100m geodesic or simple lat/lon distance?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6.4 Process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When does convoy map cutover happen: end of V2.5 or separate task?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Which features require V25_SPATIAL_ENABLED flag gating?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6600"/>
          <w:sz w:val="22"/>
          <w:szCs w:val="22"/>
          <w:u w:val="none"/>
          <w:shd w:fill="auto" w:val="clear"/>
          <w:vertAlign w:val="baseline"/>
          <w:rtl w:val="0"/>
        </w:rPr>
        <w:t xml:space="preserve">How does recommit_docs handle the new stub files?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7. Complete Standing Rules (V2.5)</w:t>
      </w:r>
    </w:p>
    <w:p w:rsidR="00000000" w:rsidDel="00000000" w:rsidP="00000000" w:rsidRDefault="00000000" w:rsidRPr="00000000" w14:paraId="000000E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Original 21 rules from May 13 handoff plus all new rules from May 17: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auto-delete user data. All deletes require explicit confirmation.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embed API keys in APK. User manages their own keys.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is opt-in. Never upload without explicit user action.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Offline-first. Every feature works without connectivity.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Canvas independence. Map tiles are the user's choice.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collection. Downloads add data. Only explicit removal deletes.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 never independently public. Only through ride invitations.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rides block sharing. Toggle suppresses share prompt entirely.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content always recoverable from collective (V3.0).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Trails and routes never removed individually. Source/region removal only.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source ingested wins auto-resolve for duplicates.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Reusability: Ops files (logic) and Dialogs files (UI).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user data change is journaled. No exceptions.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before every destructive operation. Automatic.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 stores before AND after state with geometry as WKT.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must be hardened before application code.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Lifecycle triggers designed and tested before features built.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scripts uniquely versioned Python files. Never reuse names.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commit V3_FEATURES_ENABLED or V25_SPATIAL_ENABLED = true.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 full trail geometry precision.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impact analysis before ANY code change.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imports are tracks. Always. Convert to route is explicit type flip.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and route share same table with type field.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Tiles are never downloaded in isolation. Always follow spatial data.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 coverage maps to spatial data geometry, not full bbox.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Uploads are per-item on save via share prompt. Never area-based.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Uploads are spatial data only. Tiles never transit AWS.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V2.5 upload queue collects only. No processing.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Downloads use area for discovery, item selection for download.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browsing and downloads are paygated.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and server data never mixed on same display.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operations user-initiated. No operations on launch. No auto-sync.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MediaStore queries. Lesson from P10_T ANR.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Proximity check 100m for waypoint creation.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Long-press = waypoint creation. Cart HUD selection via button.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0 scaffolding ships first. All UI placeholders before feature code.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prompt controlled by app_setting and ride privacy toggle.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separate queues: tile queue and spatial data queue.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delete removes definition only. Data and tiles stay unless explicitly removed.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build V2.6 processing code during V2.5.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upload button. Uploads happen through share prompt on save only.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 refreshes are never area-based. They happen when spatial data downloads.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all UI with HTML panel mockups before any coding.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comprehensive patch per agreed design, not piecemeal changes.</w:t>
      </w:r>
    </w:p>
    <w:p w:rsidR="00000000" w:rsidDel="00000000" w:rsidP="00000000" w:rsidRDefault="00000000" w:rsidRPr="00000000" w14:paraId="0000011A">
      <w:pPr>
        <w:spacing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OF DECISION LOG | Review open issues before next coding session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  <w:sectPrChange w:author="Fred Kix" w:id="0" w:date="2026-05-18T00:35:05Z">
        <w:sectPr w:rsidR="000000" w:rsidDel="000000" w:rsidRPr="000000" w:rsidSect="000000">
          <w:pgMar w:bottom="1440" w:top="1440" w:left="1440" w:right="1440" w:header="708" w:footer="708"/>
          <w:pgNumType w:start="1"/>
          <w:pgSz w:h="15840" w:w="1224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1325266068"/>
      <w:tag w:val="goog_rdk_158"/>
    </w:sdtPr>
    <w:sdtContent>
      <w:p w:rsidR="00000000" w:rsidDel="00000000" w:rsidP="00000000" w:rsidRDefault="00000000" w:rsidRPr="00000000" w14:paraId="0000011B">
        <w:pPr>
          <w:rPr>
            <w:ins w:author="Fred Kix" w:id="89" w:date="2026-05-18T00:35:05Z"/>
            <w:rPrChange w:author="Fred Kix" w:id="0" w:date="2026-05-18T00:35:05Z">
              <w:rPr/>
            </w:rPrChange>
          </w:rPr>
        </w:pPr>
        <w:sdt>
          <w:sdtPr>
            <w:id w:val="816192482"/>
            <w:tag w:val="goog_rdk_156"/>
          </w:sdtPr>
          <w:sdtContent>
            <w:ins w:author="Fred Kix" w:id="89" w:date="2026-05-18T00:35:05Z"/>
            <w:sdt>
              <w:sdtPr>
                <w:id w:val="-716634758"/>
                <w:tag w:val="goog_rdk_157"/>
              </w:sdtPr>
              <w:sdtContent>
                <w:ins w:author="Fred Kix" w:id="89" w:date="2026-05-18T00:35:05Z">
                  <w:r w:rsidDel="00000000" w:rsidR="00000000" w:rsidRPr="00000000">
                    <w:rPr>
                      <w:rtl w:val="0"/>
                    </w:rPr>
                  </w:r>
                </w:ins>
              </w:sdtContent>
            </w:sdt>
            <w:ins w:author="Fred Kix" w:id="89" w:date="2026-05-18T00:35:05Z"/>
          </w:sdtContent>
        </w:sdt>
      </w:p>
    </w:sdtContent>
  </w:sdt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Gazw96+w2xIjro3EsEns75Jew==">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